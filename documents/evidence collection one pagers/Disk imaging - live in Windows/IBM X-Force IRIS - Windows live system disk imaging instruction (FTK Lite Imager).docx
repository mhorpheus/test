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8965D" w14:textId="2D42EF8D" w:rsidR="00E97ABE" w:rsidRPr="006327E0" w:rsidRDefault="006941CB" w:rsidP="005E75BB">
      <w:pPr>
        <w:pStyle w:val="Heading1"/>
        <w:numPr>
          <w:ilvl w:val="0"/>
          <w:numId w:val="0"/>
        </w:numPr>
        <w:ind w:left="432" w:hanging="432"/>
        <w:jc w:val="center"/>
        <w:rPr>
          <w:ins w:id="0" w:author="Rubén D" w:date="2020-02-06T18:47:00Z"/>
          <w:rPrChange w:id="1" w:author="Rubén D" w:date="2020-02-06T18:47:00Z">
            <w:rPr>
              <w:ins w:id="2" w:author="Rubén D" w:date="2020-02-06T18:47:00Z"/>
              <w:b/>
              <w:bCs/>
              <w:color w:val="FF0000"/>
              <w:u w:val="single"/>
            </w:rPr>
          </w:rPrChange>
        </w:rPr>
        <w:pPrChange w:id="3" w:author="Rubén D" w:date="2020-02-06T18:52:00Z">
          <w:pPr/>
        </w:pPrChange>
      </w:pPr>
      <w:r>
        <w:t>Hard D</w:t>
      </w:r>
      <w:r w:rsidR="00A84C0C">
        <w:t>isk acquisition for Windows OS</w:t>
      </w:r>
    </w:p>
    <w:p w14:paraId="1F68FA02" w14:textId="50251EA1" w:rsidR="00E97ABE" w:rsidRPr="006327E0" w:rsidRDefault="00E97ABE">
      <w:pPr>
        <w:rPr>
          <w:color w:val="FF0000"/>
          <w:rPrChange w:id="4" w:author="Rubén D" w:date="2020-02-06T18:47:00Z">
            <w:rPr/>
          </w:rPrChange>
        </w:rPr>
        <w:pPrChange w:id="5" w:author="Rubén D" w:date="2020-02-06T18:47:00Z">
          <w:pPr>
            <w:pStyle w:val="Heading1"/>
            <w:numPr>
              <w:numId w:val="0"/>
            </w:numPr>
            <w:ind w:left="0" w:firstLine="0"/>
          </w:pPr>
        </w:pPrChange>
      </w:pPr>
      <w:ins w:id="6" w:author="Rubén D" w:date="2020-02-06T18:47:00Z">
        <w:r w:rsidRPr="00E97ABE">
          <w:rPr>
            <w:b/>
            <w:bCs/>
            <w:color w:val="FF0000"/>
            <w:u w:val="single"/>
            <w:rPrChange w:id="7" w:author="Rubén D" w:date="2020-02-06T18:47:00Z">
              <w:rPr>
                <w:b/>
                <w:bCs/>
                <w:u w:val="single"/>
              </w:rPr>
            </w:rPrChange>
          </w:rPr>
          <w:t>CAUTION</w:t>
        </w:r>
        <w:r w:rsidRPr="00E97ABE">
          <w:rPr>
            <w:color w:val="FF0000"/>
            <w:rPrChange w:id="8" w:author="Rubén D" w:date="2020-02-06T18:47:00Z">
              <w:rPr/>
            </w:rPrChange>
          </w:rPr>
          <w:t>: NEVER STORE THE DISK IMAGE IN THE TARGET MACHINE. DOI</w:t>
        </w:r>
        <w:bookmarkStart w:id="9" w:name="_GoBack"/>
        <w:bookmarkEnd w:id="9"/>
        <w:r w:rsidRPr="00E97ABE">
          <w:rPr>
            <w:color w:val="FF0000"/>
            <w:rPrChange w:id="10" w:author="Rubén D" w:date="2020-02-06T18:47:00Z">
              <w:rPr/>
            </w:rPrChange>
          </w:rPr>
          <w:t>NG IT WILL DESTROY EVIDENCE.</w:t>
        </w:r>
      </w:ins>
      <w:ins w:id="11" w:author="Rubén D" w:date="2020-02-06T18:51:00Z">
        <w:r w:rsidR="005E75BB">
          <w:rPr>
            <w:color w:val="FF0000"/>
          </w:rPr>
          <w:t xml:space="preserve"> USE AN EXTERNAL STO</w:t>
        </w:r>
      </w:ins>
      <w:ins w:id="12" w:author="Rubén D" w:date="2020-02-06T18:52:00Z">
        <w:r w:rsidR="005E75BB">
          <w:rPr>
            <w:color w:val="FF0000"/>
          </w:rPr>
          <w:t>RAGE MEDIA.</w:t>
        </w:r>
      </w:ins>
    </w:p>
    <w:p w14:paraId="5A952A16" w14:textId="77777777" w:rsidR="00A84C0C" w:rsidRDefault="00A84C0C" w:rsidP="00A84C0C">
      <w:pPr>
        <w:pStyle w:val="Heading1"/>
      </w:pPr>
      <w:r>
        <w:t xml:space="preserve">Preparation </w:t>
      </w:r>
      <w:r w:rsidRPr="00A84C0C">
        <w:t>(on standalone machine)</w:t>
      </w:r>
    </w:p>
    <w:p w14:paraId="277C7ACA" w14:textId="256731ED" w:rsidR="00A84C0C" w:rsidRPr="006E6234" w:rsidRDefault="00A84C0C" w:rsidP="00A84C0C">
      <w:pPr>
        <w:pStyle w:val="ListParagraph"/>
        <w:numPr>
          <w:ilvl w:val="0"/>
          <w:numId w:val="2"/>
        </w:numPr>
        <w:spacing w:before="80" w:after="140" w:line="276" w:lineRule="auto"/>
        <w:contextualSpacing w:val="0"/>
        <w:jc w:val="left"/>
        <w:rPr>
          <w:rFonts w:ascii="Times New Roman" w:eastAsia="Times New Roman" w:hAnsi="Times New Roman"/>
          <w:szCs w:val="24"/>
        </w:rPr>
      </w:pPr>
      <w:r>
        <w:t xml:space="preserve">A single tool “FTK Imager Lite” is required for </w:t>
      </w:r>
      <w:del w:id="13" w:author="Rubén D" w:date="2020-02-06T18:38:00Z">
        <w:r w:rsidDel="00E97ABE">
          <w:delText xml:space="preserve">both </w:delText>
        </w:r>
      </w:del>
      <w:ins w:id="14" w:author="Rubén D" w:date="2020-02-06T18:38:00Z">
        <w:r w:rsidR="00E97ABE">
          <w:t xml:space="preserve">this </w:t>
        </w:r>
      </w:ins>
      <w:r>
        <w:t>activit</w:t>
      </w:r>
      <w:ins w:id="15" w:author="Rubén D" w:date="2020-02-06T18:38:00Z">
        <w:r w:rsidR="00E97ABE">
          <w:t>y</w:t>
        </w:r>
      </w:ins>
      <w:del w:id="16" w:author="Rubén D" w:date="2020-02-06T18:38:00Z">
        <w:r w:rsidDel="00E97ABE">
          <w:delText>ies</w:delText>
        </w:r>
      </w:del>
      <w:r>
        <w:t xml:space="preserve">. A portable version of this </w:t>
      </w:r>
      <w:r w:rsidRPr="006E6234">
        <w:rPr>
          <w:rFonts w:eastAsia="Times New Roman"/>
        </w:rPr>
        <w:t>may be downloaded</w:t>
      </w:r>
      <w:r>
        <w:rPr>
          <w:rFonts w:eastAsia="Times New Roman"/>
        </w:rPr>
        <w:t xml:space="preserve"> from: </w:t>
      </w:r>
      <w:r w:rsidRPr="006E6234">
        <w:rPr>
          <w:rFonts w:eastAsia="Times New Roman"/>
        </w:rPr>
        <w:t> </w:t>
      </w:r>
      <w:hyperlink r:id="rId7" w:history="1">
        <w:r w:rsidRPr="00422795">
          <w:rPr>
            <w:rStyle w:val="Hyperlink"/>
          </w:rPr>
          <w:t>http://marketing.accessdata.com/ftkimagerlite3.1.1</w:t>
        </w:r>
      </w:hyperlink>
      <w:r>
        <w:rPr>
          <w:rFonts w:eastAsia="Times New Roman"/>
        </w:rPr>
        <w:t xml:space="preserve"> </w:t>
      </w:r>
      <w:r w:rsidRPr="006E6234">
        <w:rPr>
          <w:rFonts w:eastAsia="Times New Roman"/>
        </w:rPr>
        <w:t> </w:t>
      </w:r>
    </w:p>
    <w:p w14:paraId="6D7F6754" w14:textId="77777777" w:rsidR="00A84C0C" w:rsidRDefault="00A84C0C" w:rsidP="00A84C0C">
      <w:pPr>
        <w:pStyle w:val="ListParagraph"/>
        <w:numPr>
          <w:ilvl w:val="0"/>
          <w:numId w:val="2"/>
        </w:numPr>
      </w:pPr>
      <w:r>
        <w:t xml:space="preserve">Ensure that you have compression software capable of creating encrypted ZIP archives available in your system. If not, IBM X-Force IRIS recommends using 7-Zip Portable, available from official website: </w:t>
      </w:r>
      <w:hyperlink r:id="rId8" w:history="1">
        <w:r w:rsidRPr="00117B8A">
          <w:rPr>
            <w:rStyle w:val="Hyperlink"/>
          </w:rPr>
          <w:t>http://portableapps.com/apps/utilities/7-zip_portable</w:t>
        </w:r>
      </w:hyperlink>
      <w:r>
        <w:t xml:space="preserve"> or any other tool of your choice.</w:t>
      </w:r>
      <w:r w:rsidRPr="00B858CF">
        <w:t xml:space="preserve"> </w:t>
      </w:r>
    </w:p>
    <w:p w14:paraId="4BABFA73" w14:textId="02F32266" w:rsidR="00A84C0C" w:rsidRDefault="00A84C0C" w:rsidP="00A84C0C">
      <w:pPr>
        <w:pStyle w:val="ListParagraph"/>
        <w:numPr>
          <w:ilvl w:val="0"/>
          <w:numId w:val="2"/>
        </w:numPr>
        <w:rPr>
          <w:ins w:id="17" w:author="Rubén D" w:date="2020-02-06T18:39:00Z"/>
        </w:rPr>
      </w:pPr>
      <w:r>
        <w:t xml:space="preserve">Prepare storage media, with at least the same size as media in target machine. Tool allows forensic images to be stored on external hard drive attached to target machine. Perform a quick format of a storage media with NFTS file system – </w:t>
      </w:r>
      <w:r w:rsidRPr="00CA16FD">
        <w:rPr>
          <w:u w:val="single"/>
        </w:rPr>
        <w:t>all data on this media may be irrecoverably lost!</w:t>
      </w:r>
      <w:r>
        <w:t xml:space="preserve"> If it is not possible to use external storage media, network shared can be used as an alternative.</w:t>
      </w:r>
    </w:p>
    <w:p w14:paraId="447B599A" w14:textId="4E7E97B3" w:rsidR="00E97ABE" w:rsidRPr="00E97ABE" w:rsidDel="00E97ABE" w:rsidRDefault="00E97ABE">
      <w:pPr>
        <w:pStyle w:val="ListParagraph"/>
        <w:rPr>
          <w:del w:id="18" w:author="Rubén D" w:date="2020-02-06T18:47:00Z"/>
          <w:color w:val="FF0000"/>
          <w:rPrChange w:id="19" w:author="Rubén D" w:date="2020-02-06T18:39:00Z">
            <w:rPr>
              <w:del w:id="20" w:author="Rubén D" w:date="2020-02-06T18:47:00Z"/>
            </w:rPr>
          </w:rPrChange>
        </w:rPr>
        <w:pPrChange w:id="21" w:author="Rubén D" w:date="2020-02-06T18:39:00Z">
          <w:pPr>
            <w:pStyle w:val="ListParagraph"/>
            <w:numPr>
              <w:numId w:val="2"/>
            </w:numPr>
            <w:ind w:hanging="360"/>
          </w:pPr>
        </w:pPrChange>
      </w:pPr>
    </w:p>
    <w:p w14:paraId="1FB3EE36" w14:textId="77777777" w:rsidR="00A84C0C" w:rsidRDefault="00A84C0C" w:rsidP="00A84C0C">
      <w:pPr>
        <w:pStyle w:val="ListParagraph"/>
        <w:numPr>
          <w:ilvl w:val="0"/>
          <w:numId w:val="2"/>
        </w:numPr>
      </w:pPr>
      <w:r>
        <w:t xml:space="preserve">Copy </w:t>
      </w:r>
      <w:r w:rsidR="00BF2592">
        <w:t>“</w:t>
      </w:r>
      <w:r>
        <w:t>FTK Imager Lite</w:t>
      </w:r>
      <w:r w:rsidR="00BF2592">
        <w:t>”</w:t>
      </w:r>
      <w:r>
        <w:t xml:space="preserve"> and if necessary </w:t>
      </w:r>
      <w:r w:rsidR="00BF2592">
        <w:t>“</w:t>
      </w:r>
      <w:r>
        <w:t>7zip Portable</w:t>
      </w:r>
      <w:r w:rsidR="00BF2592">
        <w:t xml:space="preserve">” </w:t>
      </w:r>
      <w:r>
        <w:t>onto the media.</w:t>
      </w:r>
    </w:p>
    <w:p w14:paraId="54C65EB0" w14:textId="77777777" w:rsidR="00A84C0C" w:rsidRPr="007054B0" w:rsidRDefault="00A84C0C" w:rsidP="00A84C0C">
      <w:pPr>
        <w:pStyle w:val="Heading1"/>
      </w:pPr>
      <w:r>
        <w:t xml:space="preserve">Acquiring </w:t>
      </w:r>
      <w:r w:rsidR="006C2A3B">
        <w:t>H</w:t>
      </w:r>
      <w:r>
        <w:t xml:space="preserve">ard Disk Image </w:t>
      </w:r>
    </w:p>
    <w:p w14:paraId="592B744E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</w:pPr>
      <w:r>
        <w:t>Execute FTK Imager Lite icon in the FTK Imager Lite folder to start the program.</w:t>
      </w:r>
    </w:p>
    <w:p w14:paraId="7319C387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F02C55B" wp14:editId="7859DB05">
            <wp:extent cx="2727960" cy="220428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848" cy="22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0129" w14:textId="77777777" w:rsidR="00A84C0C" w:rsidRDefault="00A84C0C" w:rsidP="00A84C0C">
      <w:pPr>
        <w:pStyle w:val="ListParagraph"/>
        <w:spacing w:before="80" w:after="140" w:line="276" w:lineRule="auto"/>
        <w:contextualSpacing w:val="0"/>
        <w:jc w:val="left"/>
      </w:pPr>
    </w:p>
    <w:p w14:paraId="438C6A1F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</w:pPr>
      <w:r>
        <w:t xml:space="preserve">Next, select </w:t>
      </w:r>
      <w:r w:rsidRPr="009E3D8D">
        <w:rPr>
          <w:b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9E3D8D">
        <w:rPr>
          <w:b/>
        </w:rPr>
        <w:t>Create Disk Image</w:t>
      </w:r>
    </w:p>
    <w:p w14:paraId="7CCFF422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A343A0A" wp14:editId="30A368C7">
            <wp:extent cx="2758440" cy="22173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474" cy="2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A7D" w14:textId="77777777" w:rsidR="00A84C0C" w:rsidRDefault="00A84C0C" w:rsidP="00A84C0C">
      <w:pPr>
        <w:pStyle w:val="ListParagraph"/>
        <w:spacing w:before="80" w:after="140" w:line="276" w:lineRule="auto"/>
        <w:contextualSpacing w:val="0"/>
        <w:jc w:val="left"/>
      </w:pPr>
    </w:p>
    <w:p w14:paraId="34C60D47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</w:pPr>
      <w:r>
        <w:t>Choose Source Evidence Type as “</w:t>
      </w:r>
      <w:r w:rsidRPr="009E3D8D">
        <w:rPr>
          <w:b/>
        </w:rPr>
        <w:t>Physical Drive</w:t>
      </w:r>
      <w:r>
        <w:t>” and click “</w:t>
      </w:r>
      <w:r w:rsidRPr="009E3D8D">
        <w:rPr>
          <w:b/>
        </w:rPr>
        <w:t>Next</w:t>
      </w:r>
      <w:r>
        <w:t>”</w:t>
      </w:r>
    </w:p>
    <w:p w14:paraId="2CF83DE7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7F7574A" wp14:editId="36DC5FD1">
            <wp:extent cx="2740351" cy="2208184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262" cy="22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9FA" w14:textId="77777777" w:rsidR="00A84C0C" w:rsidRDefault="00A84C0C" w:rsidP="00A84C0C">
      <w:pPr>
        <w:pStyle w:val="ListParagraph"/>
        <w:spacing w:before="80" w:after="140" w:line="276" w:lineRule="auto"/>
        <w:contextualSpacing w:val="0"/>
      </w:pPr>
    </w:p>
    <w:p w14:paraId="1A992B77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>Select the physical drive to be imaged from the drop down of all available physical drives and click “</w:t>
      </w:r>
      <w:r w:rsidRPr="009E3D8D">
        <w:rPr>
          <w:b/>
        </w:rPr>
        <w:t>Finish</w:t>
      </w:r>
      <w:r>
        <w:t xml:space="preserve">” </w:t>
      </w:r>
    </w:p>
    <w:p w14:paraId="01254070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F5495AA" wp14:editId="2AFE7233">
            <wp:extent cx="2920284" cy="23549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331" cy="23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1C0" w14:textId="77777777" w:rsidR="00A84C0C" w:rsidRDefault="00A84C0C" w:rsidP="00A84C0C">
      <w:pPr>
        <w:pStyle w:val="ListParagraph"/>
        <w:spacing w:before="80" w:after="140" w:line="276" w:lineRule="auto"/>
        <w:contextualSpacing w:val="0"/>
      </w:pPr>
    </w:p>
    <w:p w14:paraId="7A20DAE7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lastRenderedPageBreak/>
        <w:t xml:space="preserve">Now it’s time to choose where to store the image file, type of image file to create and other options: </w:t>
      </w:r>
    </w:p>
    <w:p w14:paraId="597AD88C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E6FE764" wp14:editId="260CD181">
            <wp:extent cx="2821440" cy="22588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241" cy="22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86C" w14:textId="77777777" w:rsidR="00A84C0C" w:rsidRDefault="00A84C0C" w:rsidP="00A84C0C">
      <w:pPr>
        <w:pStyle w:val="ListParagraph"/>
        <w:spacing w:before="80" w:after="140" w:line="276" w:lineRule="auto"/>
        <w:contextualSpacing w:val="0"/>
      </w:pPr>
    </w:p>
    <w:p w14:paraId="1AFCD0DA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>Click on “</w:t>
      </w:r>
      <w:r w:rsidRPr="009E3D8D">
        <w:rPr>
          <w:b/>
        </w:rPr>
        <w:t>Add</w:t>
      </w:r>
      <w:r>
        <w:t>” to select image file location and type of image to be created. Select Destination image type as “</w:t>
      </w:r>
      <w:r w:rsidRPr="009E3D8D">
        <w:rPr>
          <w:b/>
        </w:rPr>
        <w:t>E01</w:t>
      </w:r>
      <w:r>
        <w:t>” when prompted and click “</w:t>
      </w:r>
      <w:r w:rsidRPr="009E3D8D">
        <w:rPr>
          <w:b/>
        </w:rPr>
        <w:t>Next</w:t>
      </w:r>
      <w:r>
        <w:t>” (See below)</w:t>
      </w:r>
    </w:p>
    <w:p w14:paraId="6FE4F7F6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4CE042D" wp14:editId="7E8302AB">
            <wp:extent cx="2764244" cy="22386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698" cy="22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E1F" w14:textId="77777777" w:rsidR="006A639D" w:rsidRDefault="006A639D" w:rsidP="006A639D">
      <w:pPr>
        <w:pStyle w:val="ListParagraph"/>
        <w:spacing w:before="80" w:after="140" w:line="276" w:lineRule="auto"/>
        <w:contextualSpacing w:val="0"/>
      </w:pPr>
    </w:p>
    <w:p w14:paraId="0D383884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>In the next screen type details such as case and evidence numbers, description of the activity, Examiner’s name and other notes (</w:t>
      </w:r>
      <w:r w:rsidRPr="006C2A3B">
        <w:rPr>
          <w:u w:val="single"/>
        </w:rPr>
        <w:t>optional</w:t>
      </w:r>
      <w:r>
        <w:t xml:space="preserve">). </w:t>
      </w:r>
    </w:p>
    <w:p w14:paraId="40DCDDD8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30A4F8A" wp14:editId="3D9A0686">
            <wp:extent cx="2680062" cy="198866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1628" cy="1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82A7" w14:textId="77777777" w:rsidR="006A639D" w:rsidRDefault="006A639D" w:rsidP="006A639D">
      <w:pPr>
        <w:pStyle w:val="ListParagraph"/>
        <w:spacing w:before="80" w:after="140" w:line="276" w:lineRule="auto"/>
        <w:contextualSpacing w:val="0"/>
      </w:pPr>
    </w:p>
    <w:p w14:paraId="109C430C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 xml:space="preserve">In the next screen, select the folder where the image file will be stored. Choose the location to be the external </w:t>
      </w:r>
      <w:r w:rsidR="006C2A3B">
        <w:t>media</w:t>
      </w:r>
      <w:r>
        <w:t xml:space="preserve"> connected to the target computer. Provide a unique name for the image file following the pattern &lt;hostname-drive letter-date&gt; (i.e. client01-C-201</w:t>
      </w:r>
      <w:r w:rsidR="006A639D">
        <w:t>8</w:t>
      </w:r>
      <w:r>
        <w:t xml:space="preserve">mar03); the extension </w:t>
      </w:r>
      <w:proofErr w:type="gramStart"/>
      <w:r>
        <w:t>(.E</w:t>
      </w:r>
      <w:proofErr w:type="gramEnd"/>
      <w:r>
        <w:t>01 in our case) will be appended automatically. Leave all other options such as Image Fragment Size, Compression, etc. to their default values. Now click on “</w:t>
      </w:r>
      <w:r w:rsidRPr="006C2A3B">
        <w:rPr>
          <w:b/>
        </w:rPr>
        <w:t>Finish</w:t>
      </w:r>
      <w:r>
        <w:t xml:space="preserve">”. </w:t>
      </w:r>
    </w:p>
    <w:p w14:paraId="55C4D8EF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 xml:space="preserve">Now we are ready to start acquiring the disk image. To do this first “check” the following boxes on the screen below </w:t>
      </w:r>
      <w:r w:rsidRPr="009E3D8D">
        <w:t>before clicking on the “</w:t>
      </w:r>
      <w:r w:rsidRPr="009E3D8D">
        <w:rPr>
          <w:b/>
        </w:rPr>
        <w:t>Start</w:t>
      </w:r>
      <w:r w:rsidRPr="009E3D8D">
        <w:t>” button</w:t>
      </w:r>
      <w:r>
        <w:t xml:space="preserve">: </w:t>
      </w:r>
    </w:p>
    <w:p w14:paraId="7BC31DCA" w14:textId="77777777" w:rsidR="00A84C0C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</w:pPr>
      <w:r>
        <w:t>Verify images after they are created</w:t>
      </w:r>
    </w:p>
    <w:p w14:paraId="075ACDD7" w14:textId="77777777" w:rsidR="00A84C0C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</w:pPr>
      <w:r>
        <w:t>Pre-calculate Progress Statistics</w:t>
      </w:r>
    </w:p>
    <w:p w14:paraId="41976388" w14:textId="77777777" w:rsidR="00A84C0C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</w:pPr>
      <w:r>
        <w:t>Create directory listings of all files in the image after they are created</w:t>
      </w:r>
    </w:p>
    <w:p w14:paraId="67D23B9C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8F90EA8" wp14:editId="65B43AEA">
            <wp:extent cx="2942491" cy="24386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491" cy="24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C66" w14:textId="77777777" w:rsidR="006A639D" w:rsidRDefault="006A639D" w:rsidP="006A639D">
      <w:pPr>
        <w:pStyle w:val="ListParagraph"/>
        <w:spacing w:before="80" w:after="140" w:line="276" w:lineRule="auto"/>
        <w:contextualSpacing w:val="0"/>
      </w:pPr>
    </w:p>
    <w:p w14:paraId="195937AD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>Initiate the imaging process by selecting “</w:t>
      </w:r>
      <w:r w:rsidRPr="009E3D8D">
        <w:rPr>
          <w:b/>
        </w:rPr>
        <w:t>Start</w:t>
      </w:r>
      <w:r>
        <w:t>”</w:t>
      </w:r>
    </w:p>
    <w:p w14:paraId="0EB9982E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lastRenderedPageBreak/>
        <w:t xml:space="preserve">Once the disk imaging process is underway you should see the following progress dialog box: </w:t>
      </w:r>
    </w:p>
    <w:p w14:paraId="010FD643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E4514D3" wp14:editId="4B3CB91F">
            <wp:extent cx="3039868" cy="187134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868" cy="18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8A2" w14:textId="77777777" w:rsidR="006A639D" w:rsidRDefault="006A639D" w:rsidP="006A639D">
      <w:pPr>
        <w:pStyle w:val="ListParagraph"/>
        <w:spacing w:before="80" w:after="140" w:line="276" w:lineRule="auto"/>
        <w:contextualSpacing w:val="0"/>
      </w:pPr>
    </w:p>
    <w:p w14:paraId="0009F3B6" w14:textId="77777777" w:rsidR="00A84C0C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</w:pPr>
      <w:r>
        <w:t>Once the disk image is successfully acquired, you should see the following confirmation box. Click on “</w:t>
      </w:r>
      <w:r w:rsidRPr="00F31639">
        <w:rPr>
          <w:b/>
        </w:rPr>
        <w:t>Close</w:t>
      </w:r>
      <w:r>
        <w:t xml:space="preserve">” on this box: </w:t>
      </w:r>
    </w:p>
    <w:p w14:paraId="18D7386E" w14:textId="77777777" w:rsidR="00A84C0C" w:rsidRDefault="00A84C0C" w:rsidP="00A84C0C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396A543" wp14:editId="754EF4B9">
            <wp:extent cx="2812412" cy="225184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050" cy="22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6FE" w14:textId="77777777" w:rsidR="006A639D" w:rsidRDefault="006A639D" w:rsidP="006A639D">
      <w:pPr>
        <w:pStyle w:val="ListParagraph"/>
        <w:spacing w:before="80" w:after="140" w:line="276" w:lineRule="auto"/>
        <w:contextualSpacing w:val="0"/>
      </w:pPr>
    </w:p>
    <w:p w14:paraId="76F373CA" w14:textId="77777777" w:rsidR="00A84C0C" w:rsidRPr="00B74E62" w:rsidRDefault="004D6CAA" w:rsidP="00BF2592">
      <w:pPr>
        <w:pStyle w:val="ListParagraph"/>
        <w:numPr>
          <w:ilvl w:val="0"/>
          <w:numId w:val="3"/>
        </w:numPr>
        <w:spacing w:after="140" w:line="276" w:lineRule="auto"/>
        <w:contextualSpacing w:val="0"/>
      </w:pPr>
      <w:r>
        <w:t>Perform steps 3</w:t>
      </w:r>
      <w:r w:rsidR="00A84C0C">
        <w:t xml:space="preserve">-12 for any additional hard drives that may be attached to the Windows systems. Make sure you choose the physical drive carefully to avoid duplicate images or acquiring image of a wrong drive. Also make sure to choose different folders and/or different image file names to be able to clearly distinguish between images acquired from different physical drives. </w:t>
      </w:r>
    </w:p>
    <w:p w14:paraId="74ADF8E5" w14:textId="77777777" w:rsidR="009E3D8D" w:rsidRDefault="009E3D8D" w:rsidP="009E3D8D">
      <w:pPr>
        <w:pStyle w:val="Heading1"/>
      </w:pPr>
      <w:r>
        <w:t>Preparation for delivery to IBM X-Force IRIS team (on standalone machine)</w:t>
      </w:r>
    </w:p>
    <w:p w14:paraId="51326233" w14:textId="77777777" w:rsidR="009E3D8D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>
        <w:t>Attach external hard drive with previously acquired forensic image or mount file share containing previously acquired forensic image.</w:t>
      </w:r>
    </w:p>
    <w:p w14:paraId="14EE25DB" w14:textId="77777777" w:rsidR="009E3D8D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>
        <w:t xml:space="preserve">Create compressed encrypted archive with below options, </w:t>
      </w:r>
      <w:proofErr w:type="spellStart"/>
      <w:r>
        <w:t>eg.</w:t>
      </w:r>
      <w:proofErr w:type="spellEnd"/>
      <w:r>
        <w:t xml:space="preserve"> using 7-Zip Portable.</w:t>
      </w:r>
    </w:p>
    <w:p w14:paraId="0F2F088C" w14:textId="77777777" w:rsidR="009E3D8D" w:rsidRPr="006F6024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bookmarkStart w:id="22" w:name="_Hlk527124650"/>
      <w:r>
        <w:t xml:space="preserve">Open the folder containing previously created evidence files and select </w:t>
      </w:r>
      <w:r w:rsidR="004D6CAA">
        <w:t>all</w:t>
      </w:r>
      <w:r w:rsidRPr="009E3D8D">
        <w:t xml:space="preserve"> </w:t>
      </w:r>
      <w:r w:rsidR="004D6CAA">
        <w:t xml:space="preserve">image files and memory dump </w:t>
      </w:r>
      <w:r>
        <w:t xml:space="preserve">and click ‘Add’ from toolbar. </w:t>
      </w:r>
    </w:p>
    <w:p w14:paraId="1A678900" w14:textId="77777777" w:rsidR="009E3D8D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>
        <w:t>In ‘</w:t>
      </w:r>
      <w:r w:rsidRPr="004D6CAA">
        <w:rPr>
          <w:b/>
        </w:rPr>
        <w:t>Add to Archive</w:t>
      </w:r>
      <w:r>
        <w:t>’ window choose ‘</w:t>
      </w:r>
      <w:r w:rsidRPr="004D6CAA">
        <w:rPr>
          <w:b/>
        </w:rPr>
        <w:t>7z’</w:t>
      </w:r>
      <w:r>
        <w:t xml:space="preserve"> from ‘Archive format’ dropdown menu, choose ‘Store’ from ‘Compression level’ dropdown menu, enter complex (</w:t>
      </w:r>
      <w:r w:rsidRPr="004D6CAA">
        <w:rPr>
          <w:u w:val="single"/>
        </w:rPr>
        <w:t>16 characters, mixed case letters, numbers, and special symbols</w:t>
      </w:r>
      <w:r>
        <w:t>) password in ‘</w:t>
      </w:r>
      <w:r w:rsidRPr="004D6CAA">
        <w:rPr>
          <w:b/>
        </w:rPr>
        <w:t>Enter password</w:t>
      </w:r>
      <w:r>
        <w:t>’ and ‘</w:t>
      </w:r>
      <w:r w:rsidRPr="004D6CAA">
        <w:rPr>
          <w:b/>
        </w:rPr>
        <w:t>Reenter password</w:t>
      </w:r>
      <w:r>
        <w:t>’ fields, choose ‘</w:t>
      </w:r>
      <w:r w:rsidRPr="004D6CAA">
        <w:rPr>
          <w:b/>
        </w:rPr>
        <w:t>AES-256</w:t>
      </w:r>
      <w:r>
        <w:t>’ from ‘</w:t>
      </w:r>
      <w:r w:rsidRPr="004D6CAA">
        <w:rPr>
          <w:b/>
        </w:rPr>
        <w:t>Encryption method</w:t>
      </w:r>
      <w:r>
        <w:t>’ dropdown menu and tick ‘</w:t>
      </w:r>
      <w:r w:rsidRPr="004D6CAA">
        <w:rPr>
          <w:b/>
        </w:rPr>
        <w:t>Encrypt file names</w:t>
      </w:r>
      <w:r>
        <w:t>’ checkbox, and click ‘</w:t>
      </w:r>
      <w:r w:rsidRPr="004D6CAA">
        <w:rPr>
          <w:b/>
        </w:rPr>
        <w:t>OK</w:t>
      </w:r>
      <w:r>
        <w:t>’ button.</w:t>
      </w:r>
      <w:r w:rsidRPr="006F6024">
        <w:t xml:space="preserve"> </w:t>
      </w:r>
      <w:r>
        <w:rPr>
          <w:noProof/>
        </w:rPr>
        <w:drawing>
          <wp:inline distT="0" distB="0" distL="0" distR="0" wp14:anchorId="710F40EF" wp14:editId="713B0808">
            <wp:extent cx="2880000" cy="28728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F89F0" w14:textId="77777777" w:rsidR="009E3D8D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>
        <w:t xml:space="preserve">After encryption is completed, use 7-Zip to open newly created file with 7z extension, provide password and click ‘OK’ button, then click ‘Test’ from toolbar. </w:t>
      </w:r>
      <w:r w:rsidRPr="004D6CAA">
        <w:rPr>
          <w:u w:val="single"/>
        </w:rPr>
        <w:t>If test completes without errors, encryption was successful.</w:t>
      </w:r>
    </w:p>
    <w:p w14:paraId="365B73DC" w14:textId="77777777" w:rsidR="009E3D8D" w:rsidRPr="009E3D8D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>
        <w:t xml:space="preserve">Use method approved within your organization to </w:t>
      </w:r>
      <w:r w:rsidRPr="004D6CAA">
        <w:rPr>
          <w:u w:val="single"/>
        </w:rPr>
        <w:t>securely erase file with previously chosen unique and descriptive name and extension E01.</w:t>
      </w:r>
    </w:p>
    <w:p w14:paraId="6D78972F" w14:textId="77777777" w:rsidR="009E3D8D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>
        <w:t>Newly created 7z file and other files on external hard drive are ready for delivery to IBM X-Force IRIS team via agreed method of delivery.</w:t>
      </w:r>
    </w:p>
    <w:p w14:paraId="464CE53A" w14:textId="77777777" w:rsidR="0032082C" w:rsidRDefault="009E3D8D" w:rsidP="006941CB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</w:pPr>
      <w:r w:rsidRPr="009E3D8D">
        <w:t>Share complex password</w:t>
      </w:r>
      <w:r>
        <w:t xml:space="preserve"> used to for encryption with IBM X-Force IRIS team </w:t>
      </w:r>
      <w:r w:rsidRPr="006941CB">
        <w:rPr>
          <w:u w:val="single"/>
        </w:rPr>
        <w:t>using different communication channel</w:t>
      </w:r>
      <w:r>
        <w:t xml:space="preserve"> then used to share forensic image.</w:t>
      </w:r>
      <w:bookmarkEnd w:id="22"/>
    </w:p>
    <w:sectPr w:rsidR="0032082C" w:rsidSect="00713008">
      <w:headerReference w:type="default" r:id="rId20"/>
      <w:footerReference w:type="default" r:id="rId21"/>
      <w:pgSz w:w="12240" w:h="15840"/>
      <w:pgMar w:top="1134" w:right="851" w:bottom="1134" w:left="851" w:header="709" w:footer="709" w:gutter="0"/>
      <w:cols w:num="2"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4FBEC" w14:textId="77777777" w:rsidR="00A3531D" w:rsidRDefault="00A3531D" w:rsidP="006A639D">
      <w:pPr>
        <w:spacing w:after="0" w:line="240" w:lineRule="auto"/>
      </w:pPr>
      <w:r>
        <w:separator/>
      </w:r>
    </w:p>
  </w:endnote>
  <w:endnote w:type="continuationSeparator" w:id="0">
    <w:p w14:paraId="11145602" w14:textId="77777777" w:rsidR="00A3531D" w:rsidRDefault="00A3531D" w:rsidP="006A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7D8E1" w14:textId="3A40CB9B" w:rsidR="007D5759" w:rsidRDefault="00111301" w:rsidP="00AE4AF7">
    <w:pPr>
      <w:pStyle w:val="Footer"/>
      <w:tabs>
        <w:tab w:val="clear" w:pos="4320"/>
        <w:tab w:val="clear" w:pos="8640"/>
        <w:tab w:val="center" w:pos="4962"/>
        <w:tab w:val="right" w:pos="9923"/>
      </w:tabs>
    </w:pPr>
    <w:r>
      <w:t>v</w:t>
    </w:r>
    <w:r>
      <w:fldChar w:fldCharType="begin"/>
    </w:r>
    <w:r>
      <w:instrText xml:space="preserve"> SAVEDATE [\@ "yyyyMMdd"]  \* MERGEFORMAT </w:instrText>
    </w:r>
    <w:r>
      <w:fldChar w:fldCharType="separate"/>
    </w:r>
    <w:r w:rsidR="005E75BB">
      <w:rPr>
        <w:noProof/>
      </w:rPr>
      <w:t>20200206</w:t>
    </w:r>
    <w: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  <w:r>
      <w:t>/</w:t>
    </w:r>
    <w:r w:rsidR="00A3531D">
      <w:fldChar w:fldCharType="begin"/>
    </w:r>
    <w:r w:rsidR="00A3531D">
      <w:instrText xml:space="preserve"> NUMPAGES   \* MERGEFORMAT </w:instrText>
    </w:r>
    <w:r w:rsidR="00A3531D">
      <w:fldChar w:fldCharType="separate"/>
    </w:r>
    <w:r>
      <w:rPr>
        <w:noProof/>
      </w:rPr>
      <w:t>3</w:t>
    </w:r>
    <w:r w:rsidR="00A3531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83137" w14:textId="77777777" w:rsidR="00A3531D" w:rsidRDefault="00A3531D" w:rsidP="006A639D">
      <w:pPr>
        <w:spacing w:after="0" w:line="240" w:lineRule="auto"/>
      </w:pPr>
      <w:r>
        <w:separator/>
      </w:r>
    </w:p>
  </w:footnote>
  <w:footnote w:type="continuationSeparator" w:id="0">
    <w:p w14:paraId="1AA7243A" w14:textId="77777777" w:rsidR="00A3531D" w:rsidRDefault="00A3531D" w:rsidP="006A6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4EE01" w14:textId="77777777" w:rsidR="007D5759" w:rsidRDefault="00111301" w:rsidP="00CD4321">
    <w:pPr>
      <w:pStyle w:val="Header"/>
      <w:tabs>
        <w:tab w:val="clear" w:pos="4320"/>
        <w:tab w:val="clear" w:pos="8640"/>
        <w:tab w:val="center" w:pos="4962"/>
        <w:tab w:val="right" w:pos="9923"/>
      </w:tabs>
    </w:pPr>
    <w:r>
      <w:t>IBM X-Force IRIS</w:t>
    </w:r>
    <w:r>
      <w:tab/>
    </w:r>
    <w:r>
      <w:tab/>
    </w:r>
    <w:r w:rsidR="00232EB9">
      <w:fldChar w:fldCharType="begin"/>
    </w:r>
    <w:r w:rsidR="00232EB9">
      <w:instrText xml:space="preserve"> TITLE   \* MERGEFORMAT </w:instrText>
    </w:r>
    <w:r w:rsidR="00232EB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E6675"/>
    <w:multiLevelType w:val="hybridMultilevel"/>
    <w:tmpl w:val="C4D81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51E6D"/>
    <w:multiLevelType w:val="multilevel"/>
    <w:tmpl w:val="CF56AEBC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7CA4889"/>
    <w:multiLevelType w:val="hybridMultilevel"/>
    <w:tmpl w:val="B06E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853DC"/>
    <w:multiLevelType w:val="hybridMultilevel"/>
    <w:tmpl w:val="B1C8D2DC"/>
    <w:lvl w:ilvl="0" w:tplc="C192B730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82593"/>
    <w:multiLevelType w:val="hybridMultilevel"/>
    <w:tmpl w:val="C0AE6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275E0"/>
    <w:multiLevelType w:val="hybridMultilevel"/>
    <w:tmpl w:val="D396CFA2"/>
    <w:lvl w:ilvl="0" w:tplc="9CCA9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82678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F1519BA"/>
    <w:multiLevelType w:val="multilevel"/>
    <w:tmpl w:val="CF56AEBC"/>
    <w:styleLink w:val="ListStyle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12070E4"/>
    <w:multiLevelType w:val="multilevel"/>
    <w:tmpl w:val="CF56AEBC"/>
    <w:numStyleLink w:val="ListStyle"/>
  </w:abstractNum>
  <w:abstractNum w:abstractNumId="9" w15:restartNumberingAfterBreak="0">
    <w:nsid w:val="5880765C"/>
    <w:multiLevelType w:val="hybridMultilevel"/>
    <w:tmpl w:val="AC7CB8B2"/>
    <w:lvl w:ilvl="0" w:tplc="B70A84A6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ubén D">
    <w15:presenceInfo w15:providerId="Windows Live" w15:userId="9868bf18d497c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xMDEyMzUzMjcxNjVS0lEKTi0uzszPAykwqgUAiEhw6iwAAAA="/>
  </w:docVars>
  <w:rsids>
    <w:rsidRoot w:val="00A84C0C"/>
    <w:rsid w:val="00111301"/>
    <w:rsid w:val="00232EB9"/>
    <w:rsid w:val="00246E24"/>
    <w:rsid w:val="0032082C"/>
    <w:rsid w:val="004D6CAA"/>
    <w:rsid w:val="005E75BB"/>
    <w:rsid w:val="006327E0"/>
    <w:rsid w:val="006941CB"/>
    <w:rsid w:val="006A639D"/>
    <w:rsid w:val="006C2A3B"/>
    <w:rsid w:val="009E3D8D"/>
    <w:rsid w:val="00A3531D"/>
    <w:rsid w:val="00A84C0C"/>
    <w:rsid w:val="00BD64E6"/>
    <w:rsid w:val="00BF2592"/>
    <w:rsid w:val="00C2049F"/>
    <w:rsid w:val="00E44E5C"/>
    <w:rsid w:val="00E9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FF8ED"/>
  <w15:chartTrackingRefBased/>
  <w15:docId w15:val="{46BEE996-F65B-492F-B2F0-EA885B29C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0C"/>
    <w:pPr>
      <w:jc w:val="both"/>
    </w:pPr>
    <w:rPr>
      <w:rFonts w:ascii="Arial" w:eastAsia="Calibri" w:hAnsi="Arial" w:cs="Times New Roman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C0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C0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 w:val="2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84C0C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C0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C0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C0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C0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C0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C0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C0C"/>
    <w:rPr>
      <w:rFonts w:ascii="Arial" w:eastAsiaTheme="majorEastAsia" w:hAnsi="Arial" w:cstheme="majorBidi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84C0C"/>
    <w:rPr>
      <w:rFonts w:ascii="Arial" w:eastAsiaTheme="majorEastAsia" w:hAnsi="Arial" w:cstheme="majorBidi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84C0C"/>
    <w:rPr>
      <w:rFonts w:ascii="Arial" w:eastAsiaTheme="majorEastAsia" w:hAnsi="Arial" w:cstheme="majorBidi"/>
      <w:color w:val="000000" w:themeColor="text1"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C0C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C0C"/>
    <w:rPr>
      <w:rFonts w:asciiTheme="majorHAnsi" w:eastAsiaTheme="majorEastAsia" w:hAnsiTheme="majorHAnsi" w:cstheme="majorBidi"/>
      <w:color w:val="2F5496" w:themeColor="accent1" w:themeShade="BF"/>
      <w:sz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C0C"/>
    <w:rPr>
      <w:rFonts w:asciiTheme="majorHAnsi" w:eastAsiaTheme="majorEastAsia" w:hAnsiTheme="majorHAnsi" w:cstheme="majorBidi"/>
      <w:color w:val="1F3763" w:themeColor="accent1" w:themeShade="7F"/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C0C"/>
    <w:rPr>
      <w:rFonts w:asciiTheme="majorHAnsi" w:eastAsiaTheme="majorEastAsia" w:hAnsiTheme="majorHAnsi" w:cstheme="majorBidi"/>
      <w:i/>
      <w:iCs/>
      <w:color w:val="1F3763" w:themeColor="accent1" w:themeShade="7F"/>
      <w:sz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C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C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4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C0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4C0C"/>
    <w:rPr>
      <w:rFonts w:ascii="Arial" w:eastAsia="Calibri" w:hAnsi="Arial" w:cs="Times New Roman"/>
      <w:sz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84C0C"/>
    <w:pPr>
      <w:spacing w:after="200" w:line="240" w:lineRule="auto"/>
      <w:jc w:val="left"/>
    </w:pPr>
    <w:rPr>
      <w:b/>
      <w:bCs/>
      <w:color w:val="4F81BD"/>
      <w:sz w:val="18"/>
      <w:szCs w:val="18"/>
    </w:rPr>
  </w:style>
  <w:style w:type="paragraph" w:customStyle="1" w:styleId="Bullet1">
    <w:name w:val="Bullet1"/>
    <w:basedOn w:val="ListParagraph"/>
    <w:autoRedefine/>
    <w:qFormat/>
    <w:rsid w:val="00A84C0C"/>
    <w:pPr>
      <w:spacing w:before="80" w:after="140" w:line="276" w:lineRule="auto"/>
      <w:ind w:left="450" w:hanging="360"/>
      <w:contextualSpacing w:val="0"/>
      <w:jc w:val="left"/>
    </w:pPr>
    <w:rPr>
      <w:color w:val="000000" w:themeColor="text1"/>
      <w:szCs w:val="20"/>
    </w:rPr>
  </w:style>
  <w:style w:type="paragraph" w:customStyle="1" w:styleId="Heading2-Subhead">
    <w:name w:val="Heading 2-Subhead"/>
    <w:basedOn w:val="Heading2"/>
    <w:next w:val="Normal"/>
    <w:link w:val="Heading2-SubheadChar"/>
    <w:autoRedefine/>
    <w:qFormat/>
    <w:rsid w:val="00A84C0C"/>
    <w:pPr>
      <w:numPr>
        <w:ilvl w:val="0"/>
        <w:numId w:val="0"/>
      </w:numPr>
      <w:spacing w:before="340" w:after="120" w:line="276" w:lineRule="auto"/>
      <w:jc w:val="left"/>
    </w:pPr>
    <w:rPr>
      <w:rFonts w:ascii="Century Gothic" w:eastAsia="Times New Roman" w:hAnsi="Century Gothic" w:cs="Times New Roman"/>
      <w:bCs/>
      <w:caps/>
      <w:color w:val="44546A" w:themeColor="text2"/>
      <w:sz w:val="32"/>
    </w:rPr>
  </w:style>
  <w:style w:type="character" w:customStyle="1" w:styleId="Heading2-SubheadChar">
    <w:name w:val="Heading 2-Subhead Char"/>
    <w:link w:val="Heading2-Subhead"/>
    <w:rsid w:val="00A84C0C"/>
    <w:rPr>
      <w:rFonts w:ascii="Century Gothic" w:eastAsia="Times New Roman" w:hAnsi="Century Gothic" w:cs="Times New Roman"/>
      <w:bCs/>
      <w:caps/>
      <w:color w:val="44546A" w:themeColor="text2"/>
      <w:sz w:val="32"/>
      <w:szCs w:val="26"/>
      <w:lang w:val="en-US"/>
    </w:rPr>
  </w:style>
  <w:style w:type="numbering" w:customStyle="1" w:styleId="ListStyle">
    <w:name w:val="ListStyle"/>
    <w:uiPriority w:val="99"/>
    <w:rsid w:val="00A84C0C"/>
    <w:pPr>
      <w:numPr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6A63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bleapps.com/apps/utilities/7-zip_portab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marketing.accessdata.com/ftkimagerlite3.1.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DIOGOS</dc:creator>
  <cp:keywords/>
  <dc:description/>
  <cp:lastModifiedBy>Rubén D</cp:lastModifiedBy>
  <cp:revision>5</cp:revision>
  <cp:lastPrinted>2018-10-12T14:25:00Z</cp:lastPrinted>
  <dcterms:created xsi:type="dcterms:W3CDTF">2018-10-12T14:25:00Z</dcterms:created>
  <dcterms:modified xsi:type="dcterms:W3CDTF">2020-02-06T17:52:00Z</dcterms:modified>
</cp:coreProperties>
</file>